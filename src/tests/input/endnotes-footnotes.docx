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0ECA" w14:textId="0E21369C" w:rsidR="00505541" w:rsidRPr="004E3742" w:rsidRDefault="00505541" w:rsidP="008133B6">
      <w:r>
        <w:t>endnote</w:t>
      </w:r>
      <w:r w:rsidRPr="004E3742">
        <w:rPr>
          <w:rStyle w:val="Odkaznavysvtlivky"/>
        </w:rPr>
        <w:endnoteReference w:id="1"/>
      </w:r>
    </w:p>
    <w:p w14:paraId="3E03E61B" w14:textId="1003360F" w:rsidR="00686D49" w:rsidRPr="004E3742" w:rsidRDefault="00505541" w:rsidP="008133B6">
      <w:r>
        <w:t>footnote</w:t>
      </w:r>
      <w:r w:rsidR="00686D49" w:rsidRPr="004E3742">
        <w:rPr>
          <w:rStyle w:val="Znakapoznpodarou"/>
        </w:rPr>
        <w:footnoteReference w:id="1"/>
      </w:r>
    </w:p>
    <w:sectPr w:rsidR="00686D49" w:rsidRPr="004E37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E9A2B" w14:textId="77777777" w:rsidR="008F5C78" w:rsidRDefault="008F5C78" w:rsidP="00686D49">
      <w:pPr>
        <w:spacing w:after="0" w:line="240" w:lineRule="auto"/>
      </w:pPr>
      <w:r>
        <w:separator/>
      </w:r>
    </w:p>
  </w:endnote>
  <w:endnote w:type="continuationSeparator" w:id="0">
    <w:p w14:paraId="35DCEEEA" w14:textId="77777777" w:rsidR="008F5C78" w:rsidRDefault="008F5C78" w:rsidP="00686D49">
      <w:pPr>
        <w:spacing w:after="0" w:line="240" w:lineRule="auto"/>
      </w:pPr>
      <w:r>
        <w:continuationSeparator/>
      </w:r>
    </w:p>
  </w:endnote>
  <w:endnote w:id="1">
    <w:p w14:paraId="5E352962" w14:textId="59B32152" w:rsidR="00505541" w:rsidRPr="00142494" w:rsidRDefault="00505541" w:rsidP="00505541">
      <w:pPr>
        <w:pStyle w:val="Textvysvtlivek"/>
      </w:pPr>
      <w:r w:rsidRPr="00142494">
        <w:rPr>
          <w:rStyle w:val="Odkaznavysvtlivky"/>
        </w:rPr>
        <w:endnoteRef/>
      </w:r>
      <w:r w:rsidRPr="00142494">
        <w:t xml:space="preserve"> </w:t>
      </w:r>
      <w:r>
        <w:t xml:space="preserve">endnote </w:t>
      </w:r>
      <w:r w:rsidR="00FB5C6B">
        <w:t>paragraph</w:t>
      </w:r>
      <w:r w:rsidR="00832097">
        <w:t xml:space="preserve"> with </w:t>
      </w:r>
      <w:hyperlink r:id="rId1" w:history="1">
        <w:r w:rsidR="00832097" w:rsidRPr="00832097">
          <w:rPr>
            <w:rStyle w:val="Hypertextovodkaz"/>
          </w:rPr>
          <w:t>hyperlink</w:t>
        </w:r>
      </w:hyperlink>
      <w:r w:rsidR="00832097">
        <w:t xml:space="preserve"> and re</w:t>
      </w:r>
      <w:del w:id="0" w:author="Boris Lehečka" w:date="2026-06-27T14:47:00Z" w16du:dateUtc="2026-06-27T12:47:00Z">
        <w:r w:rsidR="00832097" w:rsidDel="00832097">
          <w:delText>vi</w:delText>
        </w:r>
      </w:del>
      <w:r w:rsidR="00832097">
        <w:t>v</w:t>
      </w:r>
      <w:ins w:id="1" w:author="Boris Lehečka" w:date="2026-06-27T14:47:00Z" w16du:dateUtc="2026-06-27T12:47:00Z">
        <w:r w:rsidR="00832097">
          <w:t>i</w:t>
        </w:r>
      </w:ins>
      <w:r w:rsidR="00832097">
        <w:t>sion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E9C97" w14:textId="77777777" w:rsidR="008F5C78" w:rsidRDefault="008F5C78" w:rsidP="00686D49">
      <w:pPr>
        <w:spacing w:after="0" w:line="240" w:lineRule="auto"/>
      </w:pPr>
      <w:r>
        <w:separator/>
      </w:r>
    </w:p>
  </w:footnote>
  <w:footnote w:type="continuationSeparator" w:id="0">
    <w:p w14:paraId="6BB96FA0" w14:textId="77777777" w:rsidR="008F5C78" w:rsidRDefault="008F5C78" w:rsidP="00686D49">
      <w:pPr>
        <w:spacing w:after="0" w:line="240" w:lineRule="auto"/>
      </w:pPr>
      <w:r>
        <w:continuationSeparator/>
      </w:r>
    </w:p>
  </w:footnote>
  <w:footnote w:id="1">
    <w:p w14:paraId="19435DAE" w14:textId="2395EAB2" w:rsidR="00686D49" w:rsidRPr="004E3742" w:rsidRDefault="00686D49" w:rsidP="00686D49">
      <w:pPr>
        <w:pStyle w:val="Textpoznpodarou"/>
        <w:rPr>
          <w:rFonts w:ascii="Times New Roman" w:hAnsi="Times New Roman" w:cs="Times New Roman"/>
        </w:rPr>
      </w:pPr>
      <w:r w:rsidRPr="004E3742">
        <w:rPr>
          <w:rStyle w:val="Znakapoznpodarou"/>
          <w:rFonts w:ascii="Times New Roman" w:hAnsi="Times New Roman" w:cs="Times New Roman"/>
        </w:rPr>
        <w:footnoteRef/>
      </w:r>
      <w:r w:rsidRPr="004E3742">
        <w:rPr>
          <w:rFonts w:ascii="Times New Roman" w:hAnsi="Times New Roman" w:cs="Times New Roman"/>
        </w:rPr>
        <w:t xml:space="preserve"> </w:t>
      </w:r>
      <w:r w:rsidR="00505541">
        <w:rPr>
          <w:rFonts w:ascii="Times New Roman" w:hAnsi="Times New Roman" w:cs="Times New Roman"/>
        </w:rPr>
        <w:t>footnote paragraph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5FFB"/>
    <w:multiLevelType w:val="hybridMultilevel"/>
    <w:tmpl w:val="BA782460"/>
    <w:lvl w:ilvl="0" w:tplc="0EF66D7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695E06F7"/>
    <w:multiLevelType w:val="multilevel"/>
    <w:tmpl w:val="DA9C24C2"/>
    <w:lvl w:ilvl="0">
      <w:start w:val="1"/>
      <w:numFmt w:val="decimal"/>
      <w:pStyle w:val="Odstavecsesezname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EBD7597"/>
    <w:multiLevelType w:val="hybridMultilevel"/>
    <w:tmpl w:val="D4C63518"/>
    <w:lvl w:ilvl="0" w:tplc="196A587C">
      <w:start w:val="1"/>
      <w:numFmt w:val="decimal"/>
      <w:pStyle w:val="Odstavecseseznamemslovan"/>
      <w:lvlText w:val="%1)"/>
      <w:lvlJc w:val="left"/>
      <w:pPr>
        <w:ind w:left="1117" w:hanging="360"/>
      </w:pPr>
    </w:lvl>
    <w:lvl w:ilvl="1" w:tplc="04050019" w:tentative="1">
      <w:start w:val="1"/>
      <w:numFmt w:val="lowerLetter"/>
      <w:lvlText w:val="%2."/>
      <w:lvlJc w:val="left"/>
      <w:pPr>
        <w:ind w:left="1837" w:hanging="360"/>
      </w:pPr>
    </w:lvl>
    <w:lvl w:ilvl="2" w:tplc="0405001B" w:tentative="1">
      <w:start w:val="1"/>
      <w:numFmt w:val="lowerRoman"/>
      <w:lvlText w:val="%3."/>
      <w:lvlJc w:val="right"/>
      <w:pPr>
        <w:ind w:left="2557" w:hanging="180"/>
      </w:pPr>
    </w:lvl>
    <w:lvl w:ilvl="3" w:tplc="0405000F" w:tentative="1">
      <w:start w:val="1"/>
      <w:numFmt w:val="decimal"/>
      <w:lvlText w:val="%4."/>
      <w:lvlJc w:val="left"/>
      <w:pPr>
        <w:ind w:left="3277" w:hanging="360"/>
      </w:pPr>
    </w:lvl>
    <w:lvl w:ilvl="4" w:tplc="04050019" w:tentative="1">
      <w:start w:val="1"/>
      <w:numFmt w:val="lowerLetter"/>
      <w:lvlText w:val="%5."/>
      <w:lvlJc w:val="left"/>
      <w:pPr>
        <w:ind w:left="3997" w:hanging="360"/>
      </w:pPr>
    </w:lvl>
    <w:lvl w:ilvl="5" w:tplc="0405001B" w:tentative="1">
      <w:start w:val="1"/>
      <w:numFmt w:val="lowerRoman"/>
      <w:lvlText w:val="%6."/>
      <w:lvlJc w:val="right"/>
      <w:pPr>
        <w:ind w:left="4717" w:hanging="180"/>
      </w:pPr>
    </w:lvl>
    <w:lvl w:ilvl="6" w:tplc="0405000F" w:tentative="1">
      <w:start w:val="1"/>
      <w:numFmt w:val="decimal"/>
      <w:lvlText w:val="%7."/>
      <w:lvlJc w:val="left"/>
      <w:pPr>
        <w:ind w:left="5437" w:hanging="360"/>
      </w:pPr>
    </w:lvl>
    <w:lvl w:ilvl="7" w:tplc="04050019" w:tentative="1">
      <w:start w:val="1"/>
      <w:numFmt w:val="lowerLetter"/>
      <w:lvlText w:val="%8."/>
      <w:lvlJc w:val="left"/>
      <w:pPr>
        <w:ind w:left="6157" w:hanging="360"/>
      </w:pPr>
    </w:lvl>
    <w:lvl w:ilvl="8" w:tplc="0405001B" w:tentative="1">
      <w:start w:val="1"/>
      <w:numFmt w:val="lowerRoman"/>
      <w:lvlText w:val="%9."/>
      <w:lvlJc w:val="right"/>
      <w:pPr>
        <w:ind w:left="6877" w:hanging="180"/>
      </w:pPr>
    </w:lvl>
  </w:abstractNum>
  <w:num w:numId="1" w16cid:durableId="123276184">
    <w:abstractNumId w:val="0"/>
  </w:num>
  <w:num w:numId="2" w16cid:durableId="1405641379">
    <w:abstractNumId w:val="2"/>
  </w:num>
  <w:num w:numId="3" w16cid:durableId="103824152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ris Lehečka">
    <w15:presenceInfo w15:providerId="Windows Live" w15:userId="579fadcd4fc5db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/>
  <w:trackRevisions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49"/>
    <w:rsid w:val="00061215"/>
    <w:rsid w:val="001804B7"/>
    <w:rsid w:val="00220328"/>
    <w:rsid w:val="00394F0F"/>
    <w:rsid w:val="004342F3"/>
    <w:rsid w:val="00487ED1"/>
    <w:rsid w:val="004D261F"/>
    <w:rsid w:val="005009D7"/>
    <w:rsid w:val="00505541"/>
    <w:rsid w:val="00531602"/>
    <w:rsid w:val="00544B92"/>
    <w:rsid w:val="005A462D"/>
    <w:rsid w:val="00656673"/>
    <w:rsid w:val="00686D49"/>
    <w:rsid w:val="006B1219"/>
    <w:rsid w:val="008133B6"/>
    <w:rsid w:val="00832097"/>
    <w:rsid w:val="00880159"/>
    <w:rsid w:val="008D433D"/>
    <w:rsid w:val="008F3010"/>
    <w:rsid w:val="008F5C78"/>
    <w:rsid w:val="00931D9F"/>
    <w:rsid w:val="009549B5"/>
    <w:rsid w:val="009952D5"/>
    <w:rsid w:val="00A37680"/>
    <w:rsid w:val="00BB1472"/>
    <w:rsid w:val="00DE6338"/>
    <w:rsid w:val="00DF6E82"/>
    <w:rsid w:val="00E10FD8"/>
    <w:rsid w:val="00E30E57"/>
    <w:rsid w:val="00F10F5B"/>
    <w:rsid w:val="00FB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28D0"/>
  <w15:chartTrackingRefBased/>
  <w15:docId w15:val="{54C0857E-7C19-4F00-8A76-9A29D60C8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133B6"/>
    <w:rPr>
      <w:lang w:val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68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8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86D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86D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86D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86D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86D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86D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86D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bsah3">
    <w:name w:val="toc 3"/>
    <w:basedOn w:val="Normln"/>
    <w:next w:val="Normln"/>
    <w:autoRedefine/>
    <w:uiPriority w:val="39"/>
    <w:unhideWhenUsed/>
    <w:pPr>
      <w:tabs>
        <w:tab w:val="left" w:pos="680"/>
        <w:tab w:val="right" w:leader="dot" w:pos="9061"/>
      </w:tabs>
      <w:spacing w:after="0"/>
      <w:jc w:val="left"/>
    </w:pPr>
    <w:rPr>
      <w:rFonts w:asciiTheme="minorHAnsi" w:eastAsia="Calibri" w:hAnsiTheme="minorHAnsi"/>
      <w:iCs/>
      <w:sz w:val="20"/>
      <w:lang w:eastAsia="cs-CZ"/>
    </w:rPr>
  </w:style>
  <w:style w:type="paragraph" w:styleId="Odstavecseseznamem">
    <w:name w:val="List Paragraph"/>
    <w:basedOn w:val="Normln"/>
    <w:link w:val="OdstavecseseznamemChar"/>
    <w:uiPriority w:val="34"/>
    <w:qFormat/>
    <w:pPr>
      <w:numPr>
        <w:numId w:val="3"/>
      </w:numPr>
      <w:ind w:left="794" w:hanging="397"/>
      <w:contextualSpacing/>
    </w:pPr>
    <w:rPr>
      <w:rFonts w:eastAsia="Calibri"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rPr>
      <w:rFonts w:eastAsia="Calibri"/>
    </w:rPr>
  </w:style>
  <w:style w:type="paragraph" w:customStyle="1" w:styleId="Odstavecseseznamemslovan">
    <w:name w:val="Odstavec se seznamem (číslovaný)"/>
    <w:basedOn w:val="Odstavecseseznamem"/>
    <w:qFormat/>
    <w:pPr>
      <w:numPr>
        <w:numId w:val="2"/>
      </w:numPr>
    </w:pPr>
    <w:rPr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686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86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86D4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86D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86D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86D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86D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86D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86D49"/>
    <w:rPr>
      <w:rFonts w:asciiTheme="minorHAnsi" w:eastAsiaTheme="majorEastAsia" w:hAnsiTheme="minorHAnsi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8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8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86D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86D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8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86D49"/>
    <w:rPr>
      <w:i/>
      <w:iCs/>
      <w:color w:val="404040" w:themeColor="text1" w:themeTint="BF"/>
    </w:rPr>
  </w:style>
  <w:style w:type="character" w:styleId="Zdraznnintenzivn">
    <w:name w:val="Intense Emphasis"/>
    <w:basedOn w:val="Standardnpsmoodstavce"/>
    <w:uiPriority w:val="21"/>
    <w:qFormat/>
    <w:rsid w:val="00686D49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86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86D49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86D49"/>
    <w:rPr>
      <w:b/>
      <w:bCs/>
      <w:smallCaps/>
      <w:color w:val="2F5496" w:themeColor="accent1" w:themeShade="BF"/>
      <w:spacing w:val="5"/>
    </w:rPr>
  </w:style>
  <w:style w:type="paragraph" w:styleId="Textpoznpodarou">
    <w:name w:val="footnote text"/>
    <w:basedOn w:val="Normln"/>
    <w:link w:val="TextpoznpodarouChar"/>
    <w:uiPriority w:val="99"/>
    <w:unhideWhenUsed/>
    <w:rsid w:val="00686D49"/>
    <w:pPr>
      <w:spacing w:after="0" w:line="240" w:lineRule="auto"/>
      <w:jc w:val="left"/>
    </w:pPr>
    <w:rPr>
      <w:rFonts w:asciiTheme="minorHAnsi" w:hAnsiTheme="minorHAnsi" w:cstheme="minorBidi"/>
      <w:kern w:val="0"/>
      <w:sz w:val="20"/>
      <w:szCs w:val="20"/>
      <w14:ligatures w14:val="none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686D49"/>
    <w:rPr>
      <w:rFonts w:asciiTheme="minorHAnsi" w:hAnsiTheme="minorHAnsi" w:cstheme="minorBidi"/>
      <w:kern w:val="0"/>
      <w:sz w:val="20"/>
      <w:szCs w:val="20"/>
      <w14:ligatures w14:val="none"/>
    </w:rPr>
  </w:style>
  <w:style w:type="character" w:styleId="Znakapoznpodarou">
    <w:name w:val="footnote reference"/>
    <w:basedOn w:val="Standardnpsmoodstavce"/>
    <w:uiPriority w:val="99"/>
    <w:unhideWhenUsed/>
    <w:rsid w:val="00686D49"/>
    <w:rPr>
      <w:vertAlign w:val="superscript"/>
    </w:rPr>
  </w:style>
  <w:style w:type="character" w:customStyle="1" w:styleId="TextvysvtlivekChar">
    <w:name w:val="Text vysvětlivek Char"/>
    <w:basedOn w:val="Standardnpsmoodstavce"/>
    <w:link w:val="Textvysvtlivek"/>
    <w:uiPriority w:val="99"/>
    <w:rsid w:val="00686D49"/>
    <w:rPr>
      <w:sz w:val="20"/>
      <w:szCs w:val="20"/>
    </w:rPr>
  </w:style>
  <w:style w:type="paragraph" w:styleId="Textvysvtlivek">
    <w:name w:val="endnote text"/>
    <w:basedOn w:val="Normln"/>
    <w:link w:val="TextvysvtlivekChar"/>
    <w:uiPriority w:val="99"/>
    <w:unhideWhenUsed/>
    <w:rsid w:val="00686D49"/>
    <w:pPr>
      <w:spacing w:after="0" w:line="240" w:lineRule="auto"/>
      <w:jc w:val="left"/>
    </w:pPr>
    <w:rPr>
      <w:sz w:val="20"/>
      <w:szCs w:val="20"/>
    </w:rPr>
  </w:style>
  <w:style w:type="character" w:customStyle="1" w:styleId="TextvysvtlivekChar1">
    <w:name w:val="Text vysvětlivek Char1"/>
    <w:basedOn w:val="Standardnpsmoodstavce"/>
    <w:uiPriority w:val="99"/>
    <w:semiHidden/>
    <w:rsid w:val="00686D49"/>
    <w:rPr>
      <w:sz w:val="20"/>
      <w:szCs w:val="20"/>
    </w:rPr>
  </w:style>
  <w:style w:type="character" w:styleId="Odkaznavysvtlivky">
    <w:name w:val="endnote reference"/>
    <w:basedOn w:val="Standardnpsmoodstavce"/>
    <w:uiPriority w:val="99"/>
    <w:unhideWhenUsed/>
    <w:rsid w:val="00686D49"/>
    <w:rPr>
      <w:vertAlign w:val="superscript"/>
    </w:rPr>
  </w:style>
  <w:style w:type="character" w:styleId="Hypertextovodkaz">
    <w:name w:val="Hyperlink"/>
    <w:basedOn w:val="Standardnpsmoodstavce"/>
    <w:uiPriority w:val="99"/>
    <w:unhideWhenUsed/>
    <w:rsid w:val="00832097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32097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832097"/>
    <w:pPr>
      <w:spacing w:after="0" w:line="240" w:lineRule="auto"/>
      <w:jc w:val="left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ooxml.info/docs/15/15.3/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Lehečka</dc:creator>
  <cp:keywords/>
  <dc:description/>
  <cp:lastModifiedBy>Boris Lehečka</cp:lastModifiedBy>
  <cp:revision>5</cp:revision>
  <dcterms:created xsi:type="dcterms:W3CDTF">2026-06-27T12:14:00Z</dcterms:created>
  <dcterms:modified xsi:type="dcterms:W3CDTF">2026-06-27T12:47:00Z</dcterms:modified>
</cp:coreProperties>
</file>