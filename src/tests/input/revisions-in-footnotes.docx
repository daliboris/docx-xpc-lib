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EB57" w14:textId="6B71B974" w:rsidR="00AD337A" w:rsidRPr="00627602" w:rsidRDefault="00AD337A" w:rsidP="00AD337A">
      <w:pPr>
        <w:spacing w:after="0" w:line="240" w:lineRule="auto"/>
        <w:rPr>
          <w:rFonts w:eastAsia="Times New Roman"/>
        </w:rPr>
      </w:pPr>
      <w:proofErr w:type="spellStart"/>
      <w:r w:rsidRPr="00627602">
        <w:rPr>
          <w:rFonts w:eastAsia="Times New Roman"/>
        </w:rPr>
        <w:t>Adibo</w:t>
      </w:r>
      <w:proofErr w:type="spellEnd"/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at</w:t>
      </w:r>
      <w:proofErr w:type="spellEnd"/>
      <w:ins w:id="0" w:author="Boris Lehečka" w:date="2026-06-16T20:19:00Z" w16du:dateUtc="2026-06-16T18:19:00Z">
        <w:r w:rsidR="009659BC">
          <w:rPr>
            <w:rFonts w:eastAsia="Times New Roman"/>
          </w:rPr>
          <w:t xml:space="preserve"> </w:t>
        </w:r>
      </w:ins>
      <w:proofErr w:type="spellStart"/>
      <w:r w:rsidRPr="00627602">
        <w:rPr>
          <w:rFonts w:eastAsia="Times New Roman"/>
        </w:rPr>
        <w:t>que</w:t>
      </w:r>
      <w:proofErr w:type="spellEnd"/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ab</w:t>
      </w:r>
      <w:del w:id="1" w:author="Boris Lehečka" w:date="2026-06-16T20:19:00Z" w16du:dateUtc="2026-06-16T18:19:00Z">
        <w:r w:rsidR="00CA6E64" w:rsidDel="009659BC">
          <w:rPr>
            <w:rFonts w:eastAsia="Times New Roman"/>
          </w:rPr>
          <w:delText xml:space="preserve"> </w:delText>
        </w:r>
      </w:del>
      <w:r w:rsidRPr="00627602">
        <w:rPr>
          <w:rFonts w:eastAsia="Times New Roman"/>
        </w:rPr>
        <w:t>eo</w:t>
      </w:r>
      <w:proofErr w:type="spellEnd"/>
      <w:r w:rsidRPr="009779D0">
        <w:rPr>
          <w:rStyle w:val="Znakapoznpodarou"/>
        </w:rPr>
        <w:footnoteReference w:id="1"/>
      </w:r>
      <w:r w:rsidRPr="00627602">
        <w:rPr>
          <w:rFonts w:eastAsia="Times New Roman"/>
        </w:rPr>
        <w:t xml:space="preserve"> </w:t>
      </w:r>
      <w:proofErr w:type="spellStart"/>
      <w:r w:rsidRPr="00627602">
        <w:rPr>
          <w:rFonts w:eastAsia="Times New Roman"/>
        </w:rPr>
        <w:t>gratiam</w:t>
      </w:r>
      <w:proofErr w:type="spellEnd"/>
    </w:p>
    <w:p w14:paraId="53CFA8AC" w14:textId="77777777" w:rsidR="008D433D" w:rsidRDefault="008D433D"/>
    <w:sectPr w:rsidR="008D4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CD3D" w14:textId="77777777" w:rsidR="00E4626D" w:rsidRDefault="00E4626D" w:rsidP="00AD337A">
      <w:pPr>
        <w:spacing w:after="0" w:line="240" w:lineRule="auto"/>
      </w:pPr>
      <w:r>
        <w:separator/>
      </w:r>
    </w:p>
  </w:endnote>
  <w:endnote w:type="continuationSeparator" w:id="0">
    <w:p w14:paraId="57729577" w14:textId="77777777" w:rsidR="00E4626D" w:rsidRDefault="00E4626D" w:rsidP="00AD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4A2CF" w14:textId="77777777" w:rsidR="00E4626D" w:rsidRDefault="00E4626D" w:rsidP="00AD337A">
      <w:pPr>
        <w:spacing w:after="0" w:line="240" w:lineRule="auto"/>
      </w:pPr>
      <w:r>
        <w:separator/>
      </w:r>
    </w:p>
  </w:footnote>
  <w:footnote w:type="continuationSeparator" w:id="0">
    <w:p w14:paraId="1D41ADAE" w14:textId="77777777" w:rsidR="00E4626D" w:rsidRDefault="00E4626D" w:rsidP="00AD337A">
      <w:pPr>
        <w:spacing w:after="0" w:line="240" w:lineRule="auto"/>
      </w:pPr>
      <w:r>
        <w:continuationSeparator/>
      </w:r>
    </w:p>
  </w:footnote>
  <w:footnote w:id="1">
    <w:p w14:paraId="0557345D" w14:textId="7BA6CC76" w:rsidR="00AD337A" w:rsidRPr="00424F42" w:rsidRDefault="00AD337A" w:rsidP="00AD337A">
      <w:pPr>
        <w:pStyle w:val="Textpoznpodarou"/>
        <w:rPr>
          <w:rFonts w:ascii="Times New Roman" w:hAnsi="Times New Roman"/>
        </w:rPr>
      </w:pPr>
      <w:r w:rsidRPr="009779D0">
        <w:rPr>
          <w:rStyle w:val="Znakapoznpodarou"/>
        </w:rPr>
        <w:footnoteRef/>
      </w:r>
      <w:r w:rsidRPr="00424F42">
        <w:rPr>
          <w:rFonts w:ascii="Times New Roman" w:hAnsi="Times New Roman"/>
        </w:rPr>
        <w:t xml:space="preserve"> </w:t>
      </w:r>
      <w:proofErr w:type="spellStart"/>
      <w:r w:rsidRPr="00424F42">
        <w:rPr>
          <w:rFonts w:ascii="Times New Roman" w:hAnsi="Times New Roman"/>
        </w:rPr>
        <w:t>ab</w:t>
      </w:r>
      <w:del w:id="2" w:author="Boris Lehečka" w:date="2026-06-16T20:19:00Z" w16du:dateUtc="2026-06-16T18:19:00Z">
        <w:r w:rsidDel="009659BC">
          <w:rPr>
            <w:rFonts w:ascii="Times New Roman" w:hAnsi="Times New Roman"/>
          </w:rPr>
          <w:delText xml:space="preserve"> </w:delText>
        </w:r>
      </w:del>
      <w:r w:rsidRPr="00424F42">
        <w:rPr>
          <w:rFonts w:ascii="Times New Roman" w:hAnsi="Times New Roman"/>
        </w:rPr>
        <w:t>eo</w:t>
      </w:r>
      <w:proofErr w:type="spellEnd"/>
      <w:r w:rsidRPr="00424F42">
        <w:rPr>
          <w:rFonts w:ascii="Times New Roman" w:hAnsi="Times New Roman"/>
        </w:rPr>
        <w:t>] ab</w:t>
      </w:r>
      <w:ins w:id="3" w:author="Boris Lehečka" w:date="2026-06-16T20:19:00Z" w16du:dateUtc="2026-06-16T18:19:00Z">
        <w:r w:rsidR="009659BC">
          <w:rPr>
            <w:rFonts w:ascii="Times New Roman" w:hAnsi="Times New Roman"/>
          </w:rPr>
          <w:t xml:space="preserve"> </w:t>
        </w:r>
      </w:ins>
      <w:proofErr w:type="spellStart"/>
      <w:r w:rsidRPr="00424F42">
        <w:rPr>
          <w:rFonts w:ascii="Times New Roman" w:hAnsi="Times New Roman"/>
        </w:rPr>
        <w:t>eo</w:t>
      </w:r>
      <w:proofErr w:type="spellEnd"/>
      <w:r w:rsidRPr="00424F42">
        <w:rPr>
          <w:rFonts w:ascii="Times New Roman" w:hAnsi="Times New Roman"/>
        </w:rPr>
        <w:t xml:space="preserve"> </w:t>
      </w:r>
      <w:r w:rsidRPr="00424F42">
        <w:rPr>
          <w:rFonts w:ascii="Times New Roman" w:hAnsi="Times New Roman"/>
          <w:i/>
        </w:rPr>
        <w:t>JC_A</w:t>
      </w:r>
      <w:r w:rsidRPr="00424F42"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FFB"/>
    <w:multiLevelType w:val="hybridMultilevel"/>
    <w:tmpl w:val="BA782460"/>
    <w:lvl w:ilvl="0" w:tplc="0EF66D7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695E06F7"/>
    <w:multiLevelType w:val="multilevel"/>
    <w:tmpl w:val="DA9C24C2"/>
    <w:lvl w:ilvl="0">
      <w:start w:val="1"/>
      <w:numFmt w:val="decimal"/>
      <w:pStyle w:val="Odstavecseseznam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BD7597"/>
    <w:multiLevelType w:val="hybridMultilevel"/>
    <w:tmpl w:val="D4C63518"/>
    <w:lvl w:ilvl="0" w:tplc="196A587C">
      <w:start w:val="1"/>
      <w:numFmt w:val="decimal"/>
      <w:pStyle w:val="Odstavecseseznamemslovan"/>
      <w:lvlText w:val="%1)"/>
      <w:lvlJc w:val="left"/>
      <w:pPr>
        <w:ind w:left="1117" w:hanging="360"/>
      </w:p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23276184">
    <w:abstractNumId w:val="0"/>
  </w:num>
  <w:num w:numId="2" w16cid:durableId="1405641379">
    <w:abstractNumId w:val="2"/>
  </w:num>
  <w:num w:numId="3" w16cid:durableId="10382415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is Lehečka">
    <w15:presenceInfo w15:providerId="Windows Live" w15:userId="579fadcd4fc5db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7A"/>
    <w:rsid w:val="00061215"/>
    <w:rsid w:val="001804B7"/>
    <w:rsid w:val="00220328"/>
    <w:rsid w:val="00394F0F"/>
    <w:rsid w:val="004342F3"/>
    <w:rsid w:val="00487ED1"/>
    <w:rsid w:val="004D261F"/>
    <w:rsid w:val="005009D7"/>
    <w:rsid w:val="00531602"/>
    <w:rsid w:val="00544B92"/>
    <w:rsid w:val="005631AF"/>
    <w:rsid w:val="005A462D"/>
    <w:rsid w:val="00656673"/>
    <w:rsid w:val="006B1219"/>
    <w:rsid w:val="00737F5E"/>
    <w:rsid w:val="00880159"/>
    <w:rsid w:val="008D433D"/>
    <w:rsid w:val="008F3010"/>
    <w:rsid w:val="00931D9F"/>
    <w:rsid w:val="009549B5"/>
    <w:rsid w:val="009659BC"/>
    <w:rsid w:val="009952D5"/>
    <w:rsid w:val="00A37680"/>
    <w:rsid w:val="00AD337A"/>
    <w:rsid w:val="00BB1472"/>
    <w:rsid w:val="00CA6E64"/>
    <w:rsid w:val="00DE6338"/>
    <w:rsid w:val="00DF6E82"/>
    <w:rsid w:val="00E10FD8"/>
    <w:rsid w:val="00E4626D"/>
    <w:rsid w:val="00E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92B6"/>
  <w15:chartTrackingRefBased/>
  <w15:docId w15:val="{215EF68E-7ABC-4E54-AFDF-9DD2A4E3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3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3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3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3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3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3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3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bsah3">
    <w:name w:val="toc 3"/>
    <w:basedOn w:val="Normln"/>
    <w:next w:val="Normln"/>
    <w:autoRedefine/>
    <w:uiPriority w:val="39"/>
    <w:unhideWhenUsed/>
    <w:pPr>
      <w:tabs>
        <w:tab w:val="left" w:pos="680"/>
        <w:tab w:val="right" w:leader="dot" w:pos="9061"/>
      </w:tabs>
      <w:spacing w:after="0"/>
      <w:jc w:val="left"/>
    </w:pPr>
    <w:rPr>
      <w:rFonts w:asciiTheme="minorHAnsi" w:eastAsia="Calibri" w:hAnsiTheme="minorHAnsi"/>
      <w:iCs/>
      <w:sz w:val="20"/>
      <w:lang w:eastAsia="cs-CZ"/>
    </w:rPr>
  </w:style>
  <w:style w:type="paragraph" w:styleId="Odstavecseseznamem">
    <w:name w:val="List Paragraph"/>
    <w:basedOn w:val="Normln"/>
    <w:link w:val="OdstavecseseznamemChar"/>
    <w:uiPriority w:val="34"/>
    <w:qFormat/>
    <w:pPr>
      <w:numPr>
        <w:numId w:val="3"/>
      </w:numPr>
      <w:ind w:left="794" w:hanging="397"/>
      <w:contextualSpacing/>
    </w:pPr>
    <w:rPr>
      <w:rFonts w:eastAsia="Calibri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Pr>
      <w:rFonts w:eastAsia="Calibri"/>
    </w:rPr>
  </w:style>
  <w:style w:type="paragraph" w:customStyle="1" w:styleId="Odstavecseseznamemslovan">
    <w:name w:val="Odstavec se seznamem (číslovaný)"/>
    <w:basedOn w:val="Odstavecseseznamem"/>
    <w:qFormat/>
    <w:pPr>
      <w:numPr>
        <w:numId w:val="2"/>
      </w:numPr>
    </w:pPr>
    <w:rPr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AD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33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3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3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3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3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3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33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337A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AD337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337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337A"/>
    <w:rPr>
      <w:b/>
      <w:bCs/>
      <w:smallCaps/>
      <w:color w:val="2F5496" w:themeColor="accent1" w:themeShade="BF"/>
      <w:spacing w:val="5"/>
    </w:rPr>
  </w:style>
  <w:style w:type="paragraph" w:styleId="Textpoznpodarou">
    <w:name w:val="footnote text"/>
    <w:basedOn w:val="Normln"/>
    <w:link w:val="TextpoznpodarouChar"/>
    <w:uiPriority w:val="99"/>
    <w:unhideWhenUsed/>
    <w:rsid w:val="00AD337A"/>
    <w:pPr>
      <w:spacing w:after="0" w:line="240" w:lineRule="auto"/>
      <w:jc w:val="left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AD337A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Znakapoznpodarou">
    <w:name w:val="footnote reference"/>
    <w:basedOn w:val="Standardnpsmoodstavce"/>
    <w:uiPriority w:val="99"/>
    <w:unhideWhenUsed/>
    <w:rsid w:val="00AD337A"/>
    <w:rPr>
      <w:vertAlign w:val="superscript"/>
    </w:rPr>
  </w:style>
  <w:style w:type="paragraph" w:styleId="Revize">
    <w:name w:val="Revision"/>
    <w:hidden/>
    <w:uiPriority w:val="99"/>
    <w:semiHidden/>
    <w:rsid w:val="00AD337A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Lehečka</dc:creator>
  <cp:keywords/>
  <dc:description/>
  <cp:lastModifiedBy>Boris Lehečka</cp:lastModifiedBy>
  <cp:revision>3</cp:revision>
  <dcterms:created xsi:type="dcterms:W3CDTF">2026-06-15T18:20:00Z</dcterms:created>
  <dcterms:modified xsi:type="dcterms:W3CDTF">2026-06-16T18:19:00Z</dcterms:modified>
</cp:coreProperties>
</file>